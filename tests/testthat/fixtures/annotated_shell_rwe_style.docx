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Docusign Envelope ID: 00000000-DEMO-FIXTURE-0000</w:t>
      </w:r>
    </w:p>
    <w:p>
      <w:pPr>
        <w:pStyle w:val="Titre1"/>
      </w:pPr>
      <w:r>
        <w:t xml:space="preserve">14.1 Demographic and Baseline Tables</w:t>
      </w:r>
    </w:p>
    <w:p>
      <w:pPr>
        <w:pStyle w:val="Normal"/>
      </w:pPr>
      <w:r>
        <w:t xml:space="preserve">Table 14.1.1 Summary of Subject Status and Subject Disposition – Screened Subjects </w:t>
      </w:r>
      <w:r xmlns:w="http://schemas.openxmlformats.org/wordprocessingml/2006/main">
        <w:rPr>
          <w:color w:val="C00000"/>
        </w:rPr>
        <w:t xml:space="preserve">ADSL.SCRNFL=“Y”</w:t>
      </w:r>
      <w:r xmlns:w="http://schemas.openxmlformats.org/wordprocessingml/2006/main">
        <w:t xml:space="preserve"> [PROGRAMMING DATASETS USED: ADSL]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 xml:space="preserve">Cohort 1 (N=XX) </w:t>
            </w:r>
            <w:r xmlns:w="http://schemas.openxmlformats.org/wordprocessingml/2006/main">
              <w:rPr>
                <w:color w:val="C00000"/>
              </w:rPr>
              <w:t xml:space="preserve">ADSL.COHORTN=1</w:t>
            </w:r>
          </w:p>
        </w:tc>
        <w:tc>
          <w:p>
            <w:pPr>
              <w:pStyle w:val="Normal"/>
            </w:pPr>
            <w:r>
              <w:t xml:space="preserve">Cohort 2 (N=XX) </w:t>
            </w:r>
            <w:r xmlns:w="http://schemas.openxmlformats.org/wordprocessingml/2006/main">
              <w:rPr>
                <w:color w:val="C00000"/>
              </w:rPr>
              <w:t xml:space="preserve">ADSL.COHORTN=2</w:t>
            </w:r>
          </w:p>
        </w:tc>
      </w:tr>
      <w:tr>
        <w:tc>
          <w:p>
            <w:pPr>
              <w:pStyle w:val="Normal"/>
            </w:pPr>
            <w:r>
              <w:t xml:space="preserve">Subjects screened, n  </w:t>
            </w:r>
            <w:r xmlns:w="http://schemas.openxmlformats.org/wordprocessingml/2006/main">
              <w:rPr>
                <w:color w:val="C00000"/>
              </w:rPr>
              <w:t xml:space="preserve">ADSL.SCRNFL=“Y”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 xml:space="preserve">Age at enrollment (years)  </w:t>
            </w:r>
            <w:r xmlns:w="http://schemas.openxmlformats.org/wordprocessingml/2006/main">
              <w:rPr>
                <w:color w:val="C00000"/>
              </w:rPr>
              <w:t xml:space="preserve">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 xml:space="preserve">Age group at enrollment, n (%)  </w:t>
            </w:r>
            <w:r xmlns:w="http://schemas.openxmlformats.org/wordprocessingml/2006/main">
              <w:rPr>
                <w:color w:val="C00000"/>
              </w:rPr>
              <w:t xml:space="preserve">ADSL.AGEGR1N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&lt;65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 xml:space="preserve">  &gt;=65</w:t>
            </w:r>
            <w:del xmlns:w="http://schemas.openxmlformats.org/wordprocessingml/2006/main" w:id="901" w:author="reviewer">
              <w:r>
                <w:t>TRACKDEL</w:t>
              </w:r>
            </w:del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Table 14.1.3 Demographics – Completed Population </w:t>
      </w:r>
      <w:r xmlns:w="http://schemas.openxmlformats.org/wordprocessingml/2006/main">
        <w:rPr>
          <w:color w:val="C00000"/>
        </w:rPr>
        <w:t xml:space="preserve">ADSL.COMPLFL = “Y”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Cohort 1 (N=XX)</w:t>
            </w:r>
          </w:p>
        </w:tc>
        <w:tc>
          <w:p>
            <w:pPr>
              <w:pStyle w:val="Normal"/>
            </w:pPr>
            <w:r>
              <w:t>Cohort 2 (N=XX)</w:t>
            </w:r>
          </w:p>
        </w:tc>
      </w:tr>
      <w:tr>
        <w:tc>
          <w:p>
            <w:pPr>
              <w:pStyle w:val="Normal"/>
            </w:pPr>
            <w:r>
              <w:t xml:space="preserve">Sex, n (%)  </w:t>
            </w:r>
            <w:r xmlns:w="http://schemas.openxmlformats.org/wordprocessingml/2006/main">
              <w:rPr>
                <w:color w:val="C00000"/>
              </w:rPr>
              <w:t xml:space="preserve">ADSL.SEX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Female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rPr xmlns:w="http://schemas.openxmlformats.org/wordprocessingml/2006/main">
          <w:color w:val="808080"/>
        </w:rP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oreProperties xmlns="urn:example:esign-demo">
  <title/>
</coreProperties>
</file>