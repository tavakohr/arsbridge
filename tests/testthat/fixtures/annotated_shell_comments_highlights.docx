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14.9.1</w:t>
      </w:r>
    </w:p>
    <w:p>
      <w:pPr>
        <w:pStyle w:val="Normal"/>
      </w:pPr>
      <w:r>
        <w:t xml:space="preserve">Body Weight and Age Summary</w:t>
      </w:r>
    </w:p>
    <w:p>
      <w:pPr>
        <w:pStyle w:val="Normal"/>
      </w:pPr>
      <w:r>
        <w:t xml:space="preserve">Safety Population (ADSL.SAFFL='Y')</w:t>
      </w:r>
    </w:p>
    <w:tbl xmlns:w="http://schemas.openxmlformats.org/wordprocessingml/2006/main">
      <w:tblPr>
        <w:tblStyle w:val="TableGrid"/>
        <w:tblW w:w="0" w:type="auto"/>
      </w:tblPr>
      <w:tblGrid>
        <w:gridCol/>
        <w:gridCol/>
        <w:gridCol/>
      </w:tblGrid>
      <w:tr>
        <w:tc>
          <w:tcPr/>
          <w:p>
            <w:r>
              <w:t>Category</w:t>
            </w:r>
          </w:p>
        </w:tc>
        <w:tc>
          <w:tcPr/>
          <w:p>
            <w:r>
              <w:t>Treatment A</w:t>
            </w:r>
          </w:p>
        </w:tc>
        <w:tc>
          <w:tcPr/>
          <w:p>
            <w:r>
              <w:t>Placebo</w:t>
            </w:r>
          </w:p>
        </w:tc>
      </w:tr>
      <w:tr>
        <w:tc>
          <w:tcPr/>
          <w:p>
            <w:r>
              <w:t>Weight (kg)</w:t>
            </w:r>
            <w:r>
              <w:commentReference w:id="1"/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Height (cm)  </w:t>
            </w:r>
            <w:r>
              <w:rPr>
                <w:highlight w:val="yellow"/>
              </w:rPr>
              <w:t>ADSL.HEIGHT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Age (years)  </w:t>
            </w:r>
            <w:del w:id="9" w:author="Lead Programmer">
              <w:r>
                <w:t>ADSL.OLDVAR</w:t>
              </w:r>
            </w:del>
            <w:r>
              <w:t>ADSL.AGE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>Notes</w:t>
            </w:r>
            <w:txbxContent>
              <w:p>
                <w:r>
                  <w:t>IGNORE ME</w:t>
                </w:r>
              </w:p>
            </w:txbxContent>
          </w:p>
        </w:tc>
        <w:tc>
          <w:tcPr/>
          <w:p/>
        </w:tc>
        <w:tc>
          <w:tcPr/>
          <w:p/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xmlns:w="http://schemas.openxmlformats.org/wordprocessingml/2006/main" w:id="1" w:author="Lead Programmer">
    <w:p>
      <w:r>
        <w:t>Use ADSL.WEIGHT for this row.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2026-07-20T22:43:19Z</dcterms:modified>
  <cp:category/>
</cp:coreProperties>
</file>